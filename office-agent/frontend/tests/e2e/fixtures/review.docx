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6E6A1">
      <w:pPr>
        <w:pStyle w:val="Title"/>
      </w:pPr>
      <w:r>
        <w:t>Service agreement</w:t>
      </w:r>
    </w:p>
    <w:p w14:paraId="5104C8F6">
      <w:pPr>
        <w:pStyle w:val="Heading2"/>
      </w:pPr>
      <w:r>
        <w:t>Fees</w:t>
      </w:r>
    </w:p>
    <w:p w14:paraId="2390D885">
      <w:commentRangeStart w:id="0"/>
      <w:commentRangeStart w:id="6"/>
      <w:r>
        <w:t xml:space="preserve">The client pays </w:t>
      </w:r>
      <w:del w:id="2" w:author="Ben Ode" w:date="2026-10-17T04:53:21Z">
        <w:r>
          <w:delText xml:space="preserve">2,400</w:delText>
        </w:r>
      </w:del>
      <w:ins w:id="3" w:author="Ben Ode" w:date="2026-10-17T04:53:21Z">
        <w:r>
          <w:t xml:space="preserve">2,650</w:t>
        </w:r>
      </w:ins>
      <w:r>
        <w:t xml:space="preserve"> GBP per month, invoiced on the first working day.</w:t>
      </w:r>
      <w:commentRangeEnd w:id="0"/>
      <w:commentRangeEnd w:id="6"/>
      <w:r>
        <w:rPr>
          <w:rStyle w:val="CommentReference"/>
        </w:rPr>
        <w:commentReference w:id="0"/>
      </w:r>
      <w:r>
        <w:rPr>
          <w:rStyle w:val="CommentReference"/>
        </w:rPr>
        <w:commentReference w:id="6"/>
      </w:r>
    </w:p>
    <w:p w14:paraId="2852777F">
      <w:pPr>
        <w:pStyle w:val="Heading2"/>
      </w:pPr>
      <w:r>
        <w:t>Payment terms</w:t>
      </w:r>
    </w:p>
    <w:p w14:paraId="45CC3F5D">
      <w:r>
        <w:t xml:space="preserve">Invoices are due within </w:t>
      </w:r>
      <w:del w:id="4" w:author="Ben Ode" w:date="2026-10-17T04:53:21Z">
        <w:r>
          <w:delText xml:space="preserve">30</w:delText>
        </w:r>
      </w:del>
      <w:ins w:id="5" w:author="Ben Ode" w:date="2026-10-17T04:53:21Z">
        <w:r>
          <w:t xml:space="preserve">45</w:t>
        </w:r>
      </w:ins>
      <w:r>
        <w:t xml:space="preserve"> days of the invoice date. Late payments carry interest at </w:t>
      </w:r>
      <w:commentRangeStart w:id="8"/>
      <w:r>
        <w:t xml:space="preserve">4% above the base rate</w:t>
      </w:r>
      <w:commentRangeEnd w:id="8"/>
      <w:r>
        <w:rPr>
          <w:rStyle w:val="CommentReference"/>
        </w:rPr>
        <w:commentReference w:id="8"/>
      </w:r>
      <w:r>
        <w:t xml:space="preserve">.</w:t>
      </w:r>
    </w:p>
    <w:p w14:paraId="70F20F61">
      <w:pPr>
        <w:pStyle w:val="Heading2"/>
      </w:pPr>
      <w:r>
        <w:t>Term</w:t>
      </w:r>
    </w:p>
    <w:p w14:paraId="653F0FA1">
      <w:commentRangeStart w:id="1"/>
      <w:commentRangeStart w:id="7"/>
      <w:r>
        <w:t>The agreement runs for twelve months and renews for a further twelve unless either party gives notice.</w:t>
      </w:r>
      <w:commentRangeEnd w:id="1"/>
      <w:commentRangeEnd w:id="7"/>
      <w:r>
        <w:rPr>
          <w:rStyle w:val="CommentReference"/>
        </w:rPr>
        <w:commentReference w:id="1"/>
      </w:r>
      <w:r>
        <w:rPr>
          <w:rStyle w:val="CommentReference"/>
        </w:rPr>
        <w:commentReference w:id="7"/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Ana Lee" w:date="2026-10-17T04:53:21Z" w:initials="AL">
    <w:p w14:paraId="21AACE26">
      <w:r>
        <w:t xml:space="preserve">Is this before or after VAT?</w:t>
      </w:r>
    </w:p>
  </w:comment>
  <w:comment w:id="1" w:author="Ana Lee" w:date="2026-10-17T04:53:21Z" w:initials="AL">
    <w:p w14:paraId="19144988">
      <w:r>
        <w:t xml:space="preserve">Do we want automatic renewal?</w:t>
      </w:r>
    </w:p>
  </w:comment>
  <w:comment w:id="6" w:author="Ben Ode" w:date="2026-10-17T04:53:21Z" w:initials="BO">
    <w:p w14:paraId="113C6C3F">
      <w:r>
        <w:t xml:space="preserve">Before VAT. I'll add a line.</w:t>
      </w:r>
    </w:p>
  </w:comment>
  <w:comment w:id="7" w:author="Ben Ode" w:date="2026-10-17T04:53:21Z" w:initials="BO">
    <w:p w14:paraId="3C7096A6">
      <w:r>
        <w:t xml:space="preserve">Yes, keep it.</w:t>
      </w:r>
    </w:p>
  </w:comment>
  <w:comment w:id="8" w:author="Ben Ode" w:date="2026-10-17T04:53:21Z" w:initials="BO">
    <w:p w14:paraId="731AC1FD">
      <w:r>
        <w:t xml:space="preserve">Check this against our standard terms.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21AACE26" w15:done="0"/>
  <w15:commentEx w15:paraId="19144988" w15:done="1"/>
  <w15:commentEx w15:paraId="113C6C3F" w15:done="0" w15:paraIdParent="21AACE26"/>
  <w15:commentEx w15:paraId="3C7096A6" w15:done="1" w15:paraIdParent="19144988"/>
  <w15:commentEx w15:paraId="731AC1F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Microsoft YaHei"/>
        <w:sz w:val="22"/>
        <w:szCs w:val="22"/>
        <w:lang w:val="en-US" w:eastAsia="en-US" w:bidi="ar-SA"/>
      </w:rPr>
    </w:rPrDefault>
    <w:pPrDefault>
      <w:pPr>
        <w:spacing w:after="80" w:line="264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Calibri" w:hAnsi="Calibri" w:cs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 w:cs="Calibri" w:eastAsia="Microsoft YaHei"/>
      <w:b/>
      <w:bCs/>
      <w:color w:val="2626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Calibri" w:hAnsi="Calibri" w:cs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ReportTable">
    <w:name w:val="Report Table"/>
    <w:basedOn w:val="TableNormal"/>
    <w:uiPriority w:val="59"/>
    <w:qFormat/>
    <w:pPr>
      <w:spacing w:before="0"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20" w:type="dxa"/>
        <w:left w:w="100" w:type="dxa"/>
        <w:bottom w:w="2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1F4E79"/>
      </w:tcPr>
    </w:tblStylePr>
    <w:tblStylePr w:type="lastRow">
      <w:rPr>
        <w:b/>
        <w:bCs/>
      </w:rPr>
      <w:tcPr>
        <w:tcBorders>
          <w:top w:val="single" w:sz="8" w:space="0" w:color="1F4E79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